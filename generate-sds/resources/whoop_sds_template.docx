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791F4F" w:rsidRPr="00DC5B40">
      <w:headerReference w:type="default" r:id="rId13"/>
      <w:footerReference w:type="default" r:id="rId14"/>
      <w:pgSz w:w="12240" w:h="15840"/>
      <w:pgMar w:top="1440" w:right="1440" w:bottom="1440" w:left="1440" w:header="144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0AAF3" w14:textId="77777777" w:rsidR="00407565" w:rsidRDefault="00407565">
      <w:pPr>
        <w:spacing w:after="0" w:line="240" w:lineRule="auto"/>
      </w:pPr>
      <w:r>
        <w:separator/>
      </w:r>
    </w:p>
  </w:endnote>
  <w:endnote w:type="continuationSeparator" w:id="0">
    <w:p w14:paraId="07977BA8" w14:textId="77777777" w:rsidR="00407565" w:rsidRDefault="00407565">
      <w:pPr>
        <w:spacing w:after="0" w:line="240" w:lineRule="auto"/>
      </w:pPr>
      <w:r>
        <w:continuationSeparator/>
      </w:r>
    </w:p>
  </w:endnote>
  <w:endnote w:type="continuationNotice" w:id="1">
    <w:p w14:paraId="2AE67D1D" w14:textId="77777777" w:rsidR="00407565" w:rsidRDefault="0040756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F43F4" w14:textId="77777777" w:rsidR="00791F4F" w:rsidRDefault="00000000">
    <w:pPr>
      <w:tabs>
        <w:tab w:val="center" w:pos="4680"/>
        <w:tab w:val="right" w:pos="9360"/>
      </w:tabs>
      <w:spacing w:after="0" w:line="276" w:lineRule="auto"/>
      <w:rPr>
        <w:rFonts w:ascii="Arial" w:eastAsia="Arial" w:hAnsi="Arial" w:cs="Arial"/>
        <w:i/>
        <w:sz w:val="16"/>
        <w:szCs w:val="16"/>
      </w:rPr>
    </w:pPr>
    <w:r>
      <w:rPr>
        <w:rFonts w:ascii="Arial" w:eastAsia="Arial" w:hAnsi="Arial" w:cs="Arial"/>
        <w:i/>
        <w:sz w:val="16"/>
        <w:szCs w:val="16"/>
      </w:rPr>
      <w:t>_________________________________________________________________________________________________</w:t>
    </w:r>
  </w:p>
  <w:p w14:paraId="106EB5F2" w14:textId="77777777" w:rsidR="00791F4F" w:rsidRDefault="00000000">
    <w:pP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i/>
        <w:sz w:val="16"/>
        <w:szCs w:val="16"/>
      </w:rPr>
    </w:pPr>
    <w:r>
      <w:rPr>
        <w:rFonts w:ascii="Arial" w:eastAsia="Arial" w:hAnsi="Arial" w:cs="Arial"/>
        <w:i/>
        <w:sz w:val="16"/>
        <w:szCs w:val="16"/>
      </w:rPr>
      <w:t xml:space="preserve">The contents of this document are exclusive, proprietary, and confidential to WHOOP. This document may not be reproduced in any form whatsoever without written permission. </w:t>
    </w:r>
  </w:p>
  <w:p w14:paraId="0246B147" w14:textId="77777777" w:rsidR="00791F4F" w:rsidRDefault="00000000">
    <w:pPr>
      <w:tabs>
        <w:tab w:val="center" w:pos="4680"/>
        <w:tab w:val="right" w:pos="9360"/>
      </w:tabs>
      <w:spacing w:after="0" w:line="240" w:lineRule="auto"/>
      <w:jc w:val="right"/>
    </w:pPr>
    <w:r>
      <w:t xml:space="preserve">Page </w:t>
    </w:r>
    <w:r>
      <w:rPr>
        <w:b/>
      </w:rPr>
      <w:fldChar w:fldCharType="begin"/>
    </w:r>
    <w:r>
      <w:rPr>
        <w:b/>
      </w:rPr>
      <w:instrText>PAGE</w:instrText>
    </w:r>
    <w:r>
      <w:rPr>
        <w:b/>
      </w:rPr>
      <w:fldChar w:fldCharType="separate"/>
    </w:r>
    <w:r w:rsidR="00360630">
      <w:rPr>
        <w:b/>
        <w:noProof/>
      </w:rPr>
      <w:t>1</w:t>
    </w:r>
    <w:r>
      <w:rPr>
        <w:b/>
      </w:rPr>
      <w:fldChar w:fldCharType="end"/>
    </w:r>
    <w:r>
      <w:t xml:space="preserve"> of </w:t>
    </w:r>
    <w:r>
      <w:rPr>
        <w:b/>
      </w:rPr>
      <w:fldChar w:fldCharType="begin"/>
    </w:r>
    <w:r>
      <w:rPr>
        <w:b/>
      </w:rPr>
      <w:instrText>NUMPAGES</w:instrText>
    </w:r>
    <w:r>
      <w:rPr>
        <w:b/>
      </w:rPr>
      <w:fldChar w:fldCharType="separate"/>
    </w:r>
    <w:r w:rsidR="00360630">
      <w:rPr>
        <w:b/>
        <w:noProof/>
      </w:rPr>
      <w:t>2</w:t>
    </w:r>
    <w:r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AD06DB" w14:textId="77777777" w:rsidR="00407565" w:rsidRDefault="00407565">
      <w:pPr>
        <w:spacing w:after="0" w:line="240" w:lineRule="auto"/>
      </w:pPr>
      <w:r>
        <w:separator/>
      </w:r>
    </w:p>
  </w:footnote>
  <w:footnote w:type="continuationSeparator" w:id="0">
    <w:p w14:paraId="1B817493" w14:textId="77777777" w:rsidR="00407565" w:rsidRDefault="00407565">
      <w:pPr>
        <w:spacing w:after="0" w:line="240" w:lineRule="auto"/>
      </w:pPr>
      <w:r>
        <w:continuationSeparator/>
      </w:r>
    </w:p>
  </w:footnote>
  <w:footnote w:type="continuationNotice" w:id="1">
    <w:p w14:paraId="55851159" w14:textId="77777777" w:rsidR="00407565" w:rsidRDefault="0040756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42572" w14:textId="77777777" w:rsidR="00791F4F" w:rsidRDefault="00791F4F">
    <w:pPr>
      <w:widowControl w:val="0"/>
      <w:spacing w:after="0" w:line="276" w:lineRule="auto"/>
      <w:rPr>
        <w:rFonts w:ascii="Arial" w:eastAsia="Arial" w:hAnsi="Arial" w:cs="Arial"/>
        <w:sz w:val="20"/>
        <w:szCs w:val="20"/>
      </w:rPr>
    </w:pPr>
  </w:p>
  <w:tbl>
    <w:tblPr>
      <w:tblStyle w:val="affff5"/>
      <w:tblW w:w="10800" w:type="dxa"/>
      <w:jc w:val="center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8" w:space="0" w:color="000000"/>
        <w:insideV w:val="single" w:sz="8" w:space="0" w:color="000000"/>
      </w:tblBorders>
      <w:tblLayout w:type="fixed"/>
      <w:tblLook w:val="0000" w:firstRow="0" w:lastRow="0" w:firstColumn="0" w:lastColumn="0" w:noHBand="0" w:noVBand="0"/>
    </w:tblPr>
    <w:tblGrid>
      <w:gridCol w:w="2180"/>
      <w:gridCol w:w="6880"/>
      <w:gridCol w:w="1740"/>
    </w:tblGrid>
    <w:tr w:rsidR="00791F4F" w14:paraId="0EB2A0F3" w14:textId="77777777">
      <w:trPr>
        <w:trHeight w:val="410"/>
        <w:jc w:val="center"/>
      </w:trPr>
      <w:tc>
        <w:tcPr>
          <w:tcW w:w="10800" w:type="dxa"/>
          <w:gridSpan w:val="3"/>
          <w:vAlign w:val="center"/>
        </w:tcPr>
        <w:p w14:paraId="451D437B" w14:textId="5B600D5E" w:rsidR="00791F4F" w:rsidRDefault="00000000">
          <w:pPr>
            <w:pStyle w:val="Title"/>
            <w:keepNext/>
            <w:keepLines/>
            <w:ind w:left="144" w:firstLine="0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noProof/>
              <w:sz w:val="20"/>
              <w:szCs w:val="20"/>
            </w:rPr>
            <w:drawing>
              <wp:inline distT="114300" distB="114300" distL="114300" distR="114300" wp14:anchorId="12B74939" wp14:editId="1C80C0CA">
                <wp:extent cx="1417320" cy="228600"/>
                <wp:effectExtent l="0" t="0" r="0" b="0"/>
                <wp:docPr id="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228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                                 </w:t>
          </w:r>
          <w:r>
            <w:rPr>
              <w:rFonts w:ascii="Times New Roman" w:eastAsia="Times New Roman" w:hAnsi="Times New Roman" w:cs="Times New Roman"/>
              <w:b/>
              <w:sz w:val="28"/>
              <w:szCs w:val="28"/>
            </w:rPr>
            <w:t>PRODUCT DESIGN FILE</w:t>
          </w:r>
        </w:p>
      </w:tc>
    </w:tr>
    <w:tr w:rsidR="00791F4F" w14:paraId="4007711C" w14:textId="77777777">
      <w:trPr>
        <w:trHeight w:val="124"/>
        <w:jc w:val="center"/>
      </w:trPr>
      <w:tc>
        <w:tcPr>
          <w:tcW w:w="2180" w:type="dxa"/>
          <w:vAlign w:val="center"/>
        </w:tcPr>
        <w:p w14:paraId="75D546E4" w14:textId="77777777" w:rsidR="00791F4F" w:rsidRDefault="00000000">
          <w:pPr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Document Title</w:t>
          </w:r>
        </w:p>
      </w:tc>
      <w:tc>
        <w:tcPr>
          <w:tcW w:w="6880" w:type="dxa"/>
          <w:vAlign w:val="center"/>
        </w:tcPr>
        <w:p w14:paraId="120D9703" w14:textId="77777777" w:rsidR="00791F4F" w:rsidRDefault="00000000">
          <w:pPr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Document Description</w:t>
          </w:r>
        </w:p>
      </w:tc>
      <w:tc>
        <w:tcPr>
          <w:tcW w:w="1740" w:type="dxa"/>
          <w:vAlign w:val="center"/>
        </w:tcPr>
        <w:p w14:paraId="2E66FD12" w14:textId="77777777" w:rsidR="00791F4F" w:rsidRDefault="00000000">
          <w:pPr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Version No.</w:t>
          </w:r>
        </w:p>
      </w:tc>
    </w:tr>
    <w:tr w:rsidR="00791F4F" w14:paraId="689FF623" w14:textId="77777777">
      <w:trPr>
        <w:trHeight w:val="304"/>
        <w:jc w:val="center"/>
      </w:trPr>
      <w:tc>
        <w:tcPr>
          <w:tcW w:w="2180" w:type="dxa"/>
          <w:vAlign w:val="center"/>
        </w:tcPr>
        <w:p w14:paraId="788B0347" w14:textId="77777777" w:rsidR="00791F4F" w:rsidRDefault="00000000">
          <w:pPr>
            <w:pStyle w:val="Subtitle"/>
            <w:keepNext/>
            <w:keepLines/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ANF1-010</w:t>
          </w:r>
        </w:p>
      </w:tc>
      <w:tc>
        <w:tcPr>
          <w:tcW w:w="6880" w:type="dxa"/>
          <w:vAlign w:val="center"/>
        </w:tcPr>
        <w:p w14:paraId="0809BF45" w14:textId="77777777" w:rsidR="00791F4F" w:rsidRDefault="00000000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WHOOP Arrhythmia Notification Feature (ANF): Classification Algorithm Design Specifications</w:t>
          </w:r>
        </w:p>
      </w:tc>
      <w:tc>
        <w:tcPr>
          <w:tcW w:w="1740" w:type="dxa"/>
          <w:vAlign w:val="center"/>
        </w:tcPr>
        <w:p w14:paraId="5B2CDDE5" w14:textId="77777777" w:rsidR="00791F4F" w:rsidRDefault="00000000">
          <w:pPr>
            <w:pStyle w:val="Subtitle"/>
            <w:keepNext/>
            <w:keepLines/>
            <w:jc w:val="center"/>
            <w:rPr>
              <w:del w:id="2170" w:author="Will Peterson" w:date="2025-02-18T17:25:00Z" w16du:dateUtc="2025-02-18T22:25:00Z"/>
              <w:color w:val="000000"/>
              <w:sz w:val="20"/>
              <w:szCs w:val="20"/>
            </w:rPr>
          </w:pPr>
          <w:bookmarkStart w:id="2171" w:name="_heading=h.mvyt8tfk0a1a" w:colFirst="0" w:colLast="0"/>
          <w:bookmarkEnd w:id="2171"/>
          <w:del w:id="2172" w:author="Will Peterson" w:date="2025-02-18T17:25:00Z" w16du:dateUtc="2025-02-18T22:25:00Z">
            <w:r>
              <w:rPr>
                <w:b/>
                <w:sz w:val="20"/>
                <w:szCs w:val="20"/>
              </w:rPr>
              <w:delText>3</w:delText>
            </w:r>
          </w:del>
        </w:p>
        <w:p w14:paraId="78FB72EF" w14:textId="33A464A5" w:rsidR="00791F4F" w:rsidRDefault="005405D7">
          <w:pPr>
            <w:pStyle w:val="Subtitle"/>
            <w:keepNext/>
            <w:keepLines/>
            <w:jc w:val="center"/>
            <w:rPr>
              <w:ins w:id="2173" w:author="Will Peterson" w:date="2025-02-18T17:25:00Z" w16du:dateUtc="2025-02-18T22:25:00Z"/>
              <w:color w:val="000000"/>
              <w:sz w:val="20"/>
              <w:szCs w:val="20"/>
            </w:rPr>
          </w:pPr>
          <w:r>
            <w:rPr>
              <w:b/>
              <w:sz w:val="20"/>
              <w:szCs w:val="20"/>
            </w:rPr>
            <w:t>5</w:t>
          </w:r>
        </w:p>
        <w:p w14:paraId="617535DB" w14:textId="77777777" w:rsidR="00791F4F" w:rsidRDefault="00791F4F">
          <w:pPr>
            <w:pStyle w:val="Subtitle"/>
            <w:keepNext/>
            <w:keepLines/>
            <w:jc w:val="center"/>
            <w:rPr>
              <w:color w:val="000000"/>
              <w:sz w:val="20"/>
              <w:szCs w:val="20"/>
            </w:rPr>
          </w:pPr>
          <w:bookmarkStart w:id="2174" w:name="_heading=h.uvj3bpu6pqwf" w:colFirst="0" w:colLast="0"/>
          <w:bookmarkEnd w:id="2174"/>
        </w:p>
      </w:tc>
    </w:tr>
  </w:tbl>
  <w:p w14:paraId="5BB285EA" w14:textId="77777777" w:rsidR="00791F4F" w:rsidRDefault="00791F4F">
    <w:pPr>
      <w:keepNext/>
      <w:keepLines/>
      <w:tabs>
        <w:tab w:val="center" w:pos="4680"/>
        <w:tab w:val="right" w:pos="9360"/>
      </w:tabs>
      <w:spacing w:after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37641"/>
    <w:multiLevelType w:val="multilevel"/>
    <w:tmpl w:val="B5BA30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9B62CC5"/>
    <w:multiLevelType w:val="multilevel"/>
    <w:tmpl w:val="64BABC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5D5F9E"/>
    <w:multiLevelType w:val="multilevel"/>
    <w:tmpl w:val="E2241F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4421CC"/>
    <w:multiLevelType w:val="multilevel"/>
    <w:tmpl w:val="7A50ADE6"/>
    <w:lvl w:ilvl="0">
      <w:start w:val="1"/>
      <w:numFmt w:val="decimal"/>
      <w:lvlText w:val="%1."/>
      <w:lvlJc w:val="left"/>
      <w:pPr>
        <w:ind w:left="246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182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902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622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342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062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782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502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222" w:hanging="360"/>
      </w:pPr>
      <w:rPr>
        <w:u w:val="none"/>
      </w:rPr>
    </w:lvl>
  </w:abstractNum>
  <w:abstractNum w:abstractNumId="4" w15:restartNumberingAfterBreak="0">
    <w:nsid w:val="20DE2B5E"/>
    <w:multiLevelType w:val="multilevel"/>
    <w:tmpl w:val="E8F487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AC573D7"/>
    <w:multiLevelType w:val="multilevel"/>
    <w:tmpl w:val="A3766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5676BA"/>
    <w:multiLevelType w:val="multilevel"/>
    <w:tmpl w:val="028E5F24"/>
    <w:lvl w:ilvl="0">
      <w:start w:val="1"/>
      <w:numFmt w:val="bullet"/>
      <w:lvlText w:val="●"/>
      <w:lvlJc w:val="left"/>
      <w:pPr>
        <w:ind w:left="117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9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61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3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05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77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9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21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930" w:hanging="360"/>
      </w:pPr>
      <w:rPr>
        <w:u w:val="none"/>
      </w:rPr>
    </w:lvl>
  </w:abstractNum>
  <w:abstractNum w:abstractNumId="7" w15:restartNumberingAfterBreak="0">
    <w:nsid w:val="3A143FF1"/>
    <w:multiLevelType w:val="multilevel"/>
    <w:tmpl w:val="662ADE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A7C655D"/>
    <w:multiLevelType w:val="multilevel"/>
    <w:tmpl w:val="ECA2A7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1F22DAE"/>
    <w:multiLevelType w:val="multilevel"/>
    <w:tmpl w:val="6A3027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7276EEB"/>
    <w:multiLevelType w:val="hybridMultilevel"/>
    <w:tmpl w:val="5114BB1A"/>
    <w:lvl w:ilvl="0" w:tplc="2E2A74EE">
      <w:start w:val="3"/>
      <w:numFmt w:val="bullet"/>
      <w:lvlText w:val="-"/>
      <w:lvlJc w:val="left"/>
      <w:pPr>
        <w:ind w:left="359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11" w15:restartNumberingAfterBreak="0">
    <w:nsid w:val="4A0C70CC"/>
    <w:multiLevelType w:val="multilevel"/>
    <w:tmpl w:val="05C8190A"/>
    <w:lvl w:ilvl="0">
      <w:start w:val="1"/>
      <w:numFmt w:val="bullet"/>
      <w:lvlText w:val="●"/>
      <w:lvlJc w:val="left"/>
      <w:pPr>
        <w:ind w:left="117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9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61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33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05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77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9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21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930" w:hanging="360"/>
      </w:pPr>
      <w:rPr>
        <w:u w:val="none"/>
      </w:rPr>
    </w:lvl>
  </w:abstractNum>
  <w:abstractNum w:abstractNumId="12" w15:restartNumberingAfterBreak="0">
    <w:nsid w:val="52287F72"/>
    <w:multiLevelType w:val="multilevel"/>
    <w:tmpl w:val="3C062A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4F62DD6"/>
    <w:multiLevelType w:val="multilevel"/>
    <w:tmpl w:val="32508758"/>
    <w:lvl w:ilvl="0">
      <w:start w:val="1"/>
      <w:numFmt w:val="decimal"/>
      <w:lvlText w:val="%1."/>
      <w:lvlJc w:val="left"/>
      <w:pPr>
        <w:ind w:left="25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2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9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6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4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1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8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5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280" w:hanging="360"/>
      </w:pPr>
      <w:rPr>
        <w:u w:val="none"/>
      </w:rPr>
    </w:lvl>
  </w:abstractNum>
  <w:abstractNum w:abstractNumId="14" w15:restartNumberingAfterBreak="0">
    <w:nsid w:val="571911E8"/>
    <w:multiLevelType w:val="multilevel"/>
    <w:tmpl w:val="4EB4AC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A5B3004"/>
    <w:multiLevelType w:val="multilevel"/>
    <w:tmpl w:val="A2840D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1E84A40"/>
    <w:multiLevelType w:val="multilevel"/>
    <w:tmpl w:val="742C58B8"/>
    <w:lvl w:ilvl="0">
      <w:start w:val="1"/>
      <w:numFmt w:val="decimal"/>
      <w:lvlText w:val="%1."/>
      <w:lvlJc w:val="left"/>
      <w:pPr>
        <w:ind w:left="153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25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97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9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41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13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85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57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90" w:hanging="360"/>
      </w:pPr>
      <w:rPr>
        <w:u w:val="none"/>
      </w:rPr>
    </w:lvl>
  </w:abstractNum>
  <w:abstractNum w:abstractNumId="17" w15:restartNumberingAfterBreak="0">
    <w:nsid w:val="625930F8"/>
    <w:multiLevelType w:val="multilevel"/>
    <w:tmpl w:val="9B825E96"/>
    <w:lvl w:ilvl="0">
      <w:start w:val="1"/>
      <w:numFmt w:val="decimal"/>
      <w:lvlText w:val="%1."/>
      <w:lvlJc w:val="left"/>
      <w:pPr>
        <w:ind w:left="25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2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9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6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4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1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8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5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280" w:hanging="360"/>
      </w:pPr>
      <w:rPr>
        <w:u w:val="none"/>
      </w:rPr>
    </w:lvl>
  </w:abstractNum>
  <w:abstractNum w:abstractNumId="18" w15:restartNumberingAfterBreak="0">
    <w:nsid w:val="6358758E"/>
    <w:multiLevelType w:val="multilevel"/>
    <w:tmpl w:val="13CA72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D7277C5"/>
    <w:multiLevelType w:val="multilevel"/>
    <w:tmpl w:val="1F58D4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2707982"/>
    <w:multiLevelType w:val="multilevel"/>
    <w:tmpl w:val="A114064E"/>
    <w:lvl w:ilvl="0">
      <w:start w:val="1"/>
      <w:numFmt w:val="decimal"/>
      <w:lvlText w:val="%1"/>
      <w:lvlJc w:val="left"/>
      <w:pPr>
        <w:ind w:left="360" w:hanging="1080"/>
      </w:pPr>
      <w:rPr>
        <w:b/>
        <w:color w:val="000000"/>
      </w:rPr>
    </w:lvl>
    <w:lvl w:ilvl="1">
      <w:start w:val="1"/>
      <w:numFmt w:val="decimal"/>
      <w:lvlText w:val="%1.%2"/>
      <w:lvlJc w:val="left"/>
      <w:pPr>
        <w:ind w:left="810" w:hanging="810"/>
      </w:pPr>
      <w:rPr>
        <w:rFonts w:ascii="Arial" w:eastAsia="Arial" w:hAnsi="Arial" w:cs="Arial"/>
        <w:b/>
        <w:color w:val="000000"/>
        <w:sz w:val="18"/>
        <w:szCs w:val="18"/>
        <w:u w:val="none"/>
      </w:rPr>
    </w:lvl>
    <w:lvl w:ilvl="2">
      <w:start w:val="1"/>
      <w:numFmt w:val="decimal"/>
      <w:lvlText w:val="%1.%2.%3"/>
      <w:lvlJc w:val="left"/>
      <w:pPr>
        <w:ind w:left="1742" w:hanging="1022"/>
      </w:pPr>
    </w:lvl>
    <w:lvl w:ilvl="3">
      <w:start w:val="1"/>
      <w:numFmt w:val="decimal"/>
      <w:lvlText w:val="%1.%2.%3.%4"/>
      <w:lvlJc w:val="left"/>
      <w:pPr>
        <w:ind w:left="2462" w:hanging="1382"/>
      </w:pPr>
    </w:lvl>
    <w:lvl w:ilvl="4">
      <w:start w:val="1"/>
      <w:numFmt w:val="decimal"/>
      <w:lvlText w:val="%1.%2.%3.%4.%5"/>
      <w:lvlJc w:val="left"/>
      <w:pPr>
        <w:ind w:left="3038" w:hanging="1598"/>
      </w:pPr>
    </w:lvl>
    <w:lvl w:ilvl="5">
      <w:start w:val="1"/>
      <w:numFmt w:val="decimal"/>
      <w:lvlText w:val="%1.%2.%3.%4.%5.%6"/>
      <w:lvlJc w:val="left"/>
      <w:pPr>
        <w:ind w:left="3888" w:hanging="2088"/>
      </w:pPr>
    </w:lvl>
    <w:lvl w:ilvl="6">
      <w:start w:val="1"/>
      <w:numFmt w:val="decimal"/>
      <w:lvlText w:val="%1.%2.%3.%4.%5.%6.%7"/>
      <w:lvlJc w:val="left"/>
      <w:pPr>
        <w:ind w:left="4478" w:hanging="2318"/>
      </w:pPr>
    </w:lvl>
    <w:lvl w:ilvl="7">
      <w:start w:val="1"/>
      <w:numFmt w:val="decimal"/>
      <w:lvlText w:val="%1.%2.%3.%4.%5.%6.%7.%8"/>
      <w:lvlJc w:val="left"/>
      <w:pPr>
        <w:ind w:left="5198" w:hanging="2678"/>
      </w:pPr>
    </w:lvl>
    <w:lvl w:ilvl="8">
      <w:start w:val="1"/>
      <w:numFmt w:val="decimal"/>
      <w:lvlText w:val="%1.%2.%3.%4.%5.%6.%7.%8.%9"/>
      <w:lvlJc w:val="left"/>
      <w:pPr>
        <w:ind w:left="5774" w:hanging="2894"/>
      </w:pPr>
    </w:lvl>
  </w:abstractNum>
  <w:abstractNum w:abstractNumId="21" w15:restartNumberingAfterBreak="0">
    <w:nsid w:val="72DC41F9"/>
    <w:multiLevelType w:val="multilevel"/>
    <w:tmpl w:val="5240D3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81D4729"/>
    <w:multiLevelType w:val="multilevel"/>
    <w:tmpl w:val="6230440C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 w16cid:durableId="153837092">
    <w:abstractNumId w:val="2"/>
  </w:num>
  <w:num w:numId="2" w16cid:durableId="523985536">
    <w:abstractNumId w:val="20"/>
  </w:num>
  <w:num w:numId="3" w16cid:durableId="1421607355">
    <w:abstractNumId w:val="6"/>
  </w:num>
  <w:num w:numId="4" w16cid:durableId="328796803">
    <w:abstractNumId w:val="5"/>
  </w:num>
  <w:num w:numId="5" w16cid:durableId="1179663331">
    <w:abstractNumId w:val="3"/>
  </w:num>
  <w:num w:numId="6" w16cid:durableId="1825076758">
    <w:abstractNumId w:val="17"/>
  </w:num>
  <w:num w:numId="7" w16cid:durableId="618143207">
    <w:abstractNumId w:val="22"/>
  </w:num>
  <w:num w:numId="8" w16cid:durableId="459344676">
    <w:abstractNumId w:val="18"/>
  </w:num>
  <w:num w:numId="9" w16cid:durableId="689647623">
    <w:abstractNumId w:val="16"/>
  </w:num>
  <w:num w:numId="10" w16cid:durableId="872963371">
    <w:abstractNumId w:val="15"/>
  </w:num>
  <w:num w:numId="11" w16cid:durableId="1923636611">
    <w:abstractNumId w:val="0"/>
  </w:num>
  <w:num w:numId="12" w16cid:durableId="1091973241">
    <w:abstractNumId w:val="14"/>
  </w:num>
  <w:num w:numId="13" w16cid:durableId="1459371296">
    <w:abstractNumId w:val="13"/>
  </w:num>
  <w:num w:numId="14" w16cid:durableId="1594893750">
    <w:abstractNumId w:val="21"/>
  </w:num>
  <w:num w:numId="15" w16cid:durableId="1974364844">
    <w:abstractNumId w:val="4"/>
  </w:num>
  <w:num w:numId="16" w16cid:durableId="1241913664">
    <w:abstractNumId w:val="12"/>
  </w:num>
  <w:num w:numId="17" w16cid:durableId="1462263961">
    <w:abstractNumId w:val="19"/>
  </w:num>
  <w:num w:numId="18" w16cid:durableId="447624592">
    <w:abstractNumId w:val="8"/>
  </w:num>
  <w:num w:numId="19" w16cid:durableId="564295382">
    <w:abstractNumId w:val="1"/>
  </w:num>
  <w:num w:numId="20" w16cid:durableId="880241980">
    <w:abstractNumId w:val="11"/>
  </w:num>
  <w:num w:numId="21" w16cid:durableId="491215400">
    <w:abstractNumId w:val="7"/>
  </w:num>
  <w:num w:numId="22" w16cid:durableId="1867787439">
    <w:abstractNumId w:val="9"/>
  </w:num>
  <w:num w:numId="23" w16cid:durableId="1618095677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nu Asthana">
    <w15:presenceInfo w15:providerId="AD" w15:userId="S::manu.asthana@whoop.com::0e8adc24-0d90-4f7f-8dcb-401446b896b5"/>
  </w15:person>
  <w15:person w15:author="Will  Peterson">
    <w15:presenceInfo w15:providerId="AD" w15:userId="S::will.peterson@whoop.com::7d78ed90-5574-4678-ad3a-b003274fbe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F4F"/>
    <w:rsid w:val="00147E41"/>
    <w:rsid w:val="00157A26"/>
    <w:rsid w:val="001E4AE9"/>
    <w:rsid w:val="00237232"/>
    <w:rsid w:val="002C359C"/>
    <w:rsid w:val="003020CF"/>
    <w:rsid w:val="00360630"/>
    <w:rsid w:val="00406C12"/>
    <w:rsid w:val="00407565"/>
    <w:rsid w:val="004956DD"/>
    <w:rsid w:val="004A4EC8"/>
    <w:rsid w:val="004A54FD"/>
    <w:rsid w:val="005050AC"/>
    <w:rsid w:val="005405D7"/>
    <w:rsid w:val="005B4910"/>
    <w:rsid w:val="00641B5D"/>
    <w:rsid w:val="00651F32"/>
    <w:rsid w:val="00691761"/>
    <w:rsid w:val="006A0C96"/>
    <w:rsid w:val="006E059E"/>
    <w:rsid w:val="00734A1D"/>
    <w:rsid w:val="00791F4F"/>
    <w:rsid w:val="00817766"/>
    <w:rsid w:val="008921F7"/>
    <w:rsid w:val="00892815"/>
    <w:rsid w:val="008B635D"/>
    <w:rsid w:val="008B7F13"/>
    <w:rsid w:val="008E1F7A"/>
    <w:rsid w:val="00A11A12"/>
    <w:rsid w:val="00AC6C16"/>
    <w:rsid w:val="00AD4716"/>
    <w:rsid w:val="00AD4A23"/>
    <w:rsid w:val="00AD65AD"/>
    <w:rsid w:val="00B514C9"/>
    <w:rsid w:val="00B7687A"/>
    <w:rsid w:val="00C70797"/>
    <w:rsid w:val="00C71B56"/>
    <w:rsid w:val="00D8615B"/>
    <w:rsid w:val="00D94747"/>
    <w:rsid w:val="00DC5B40"/>
    <w:rsid w:val="00E912FD"/>
    <w:rsid w:val="00FD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4B4347"/>
  <w15:docId w15:val="{0452FC10-F693-A540-9258-F9F037DAB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5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5F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7B2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3358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F39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F39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905"/>
  </w:style>
  <w:style w:type="paragraph" w:styleId="Footer">
    <w:name w:val="footer"/>
    <w:basedOn w:val="Normal"/>
    <w:link w:val="FooterChar"/>
    <w:uiPriority w:val="99"/>
    <w:unhideWhenUsed/>
    <w:rsid w:val="002F39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905"/>
  </w:style>
  <w:style w:type="table" w:styleId="TableGrid">
    <w:name w:val="Table Grid"/>
    <w:basedOn w:val="TableNormal"/>
    <w:rsid w:val="002F39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001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01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01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01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01F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01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01F7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043CDE"/>
    <w:rPr>
      <w:color w:val="808080"/>
    </w:rPr>
  </w:style>
  <w:style w:type="character" w:customStyle="1" w:styleId="TitleChar">
    <w:name w:val="Title Char"/>
    <w:basedOn w:val="DefaultParagraphFont"/>
    <w:link w:val="Title"/>
    <w:uiPriority w:val="10"/>
    <w:rsid w:val="00B33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B33584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B335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3358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3358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3358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33584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95F5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E7B2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9F690E"/>
    <w:pPr>
      <w:spacing w:after="100"/>
      <w:ind w:left="440"/>
    </w:pPr>
  </w:style>
  <w:style w:type="table" w:customStyle="1" w:styleId="27">
    <w:name w:val="27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17"/>
    <w:basedOn w:val="TableNormal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15"/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4">
    <w:name w:val="14"/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3">
    <w:name w:val="13"/>
    <w:basedOn w:val="TableNormal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2">
    <w:name w:val="12"/>
    <w:basedOn w:val="TableNormal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1">
    <w:name w:val="11"/>
    <w:basedOn w:val="TableNormal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0">
    <w:name w:val="10"/>
    <w:basedOn w:val="TableNormal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9">
    <w:name w:val="9"/>
    <w:basedOn w:val="TableNormal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8">
    <w:name w:val="8"/>
    <w:basedOn w:val="TableNormal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7">
    <w:name w:val="7"/>
    <w:basedOn w:val="TableNormal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6">
    <w:name w:val="6"/>
    <w:basedOn w:val="TableNormal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5">
    <w:name w:val="5"/>
    <w:basedOn w:val="TableNormal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4">
    <w:name w:val="4"/>
    <w:basedOn w:val="TableNormal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3">
    <w:name w:val="3"/>
    <w:basedOn w:val="TableNormal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2">
    <w:name w:val="2"/>
    <w:basedOn w:val="TableNormal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1">
    <w:name w:val="1"/>
    <w:basedOn w:val="TableNormal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4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a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0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1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2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3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4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5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6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7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8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9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a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b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c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d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e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0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1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2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3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4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5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6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7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8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9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a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b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c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d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e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0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1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2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3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4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5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6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7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8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9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a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b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c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d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e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0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1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2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3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ff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"/>
    <w:pPr>
      <w:spacing w:after="0" w:line="240" w:lineRule="auto"/>
      <w:ind w:hanging="1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paragraph" w:styleId="Revision">
    <w:name w:val="Revision"/>
    <w:hidden/>
    <w:uiPriority w:val="99"/>
    <w:semiHidden/>
    <w:rsid w:val="00406C1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6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1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4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5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299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013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51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320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827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514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54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HGcWzizb7/fznhJumiNt76SgE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27</Pages>
  <Words>8405</Words>
  <Characters>47909</Characters>
  <Application>Microsoft Office Word</Application>
  <DocSecurity>0</DocSecurity>
  <Lines>399</Lines>
  <Paragraphs>112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Chen</dc:creator>
  <cp:lastModifiedBy>Manu Asthana</cp:lastModifiedBy>
  <cp:revision>6</cp:revision>
  <dcterms:created xsi:type="dcterms:W3CDTF">2025-02-18T22:20:00Z</dcterms:created>
  <dcterms:modified xsi:type="dcterms:W3CDTF">2025-05-06T21:10:00Z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0x010100D3985597D4B70B4BAFD210711EEDA5FC</vt:lpwstr>
  </property>
</Properties>
</file>